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D571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9EDD71F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773CFDE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C7F6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69AE3734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0858A3BF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41025AF9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</w:t>
      </w:r>
      <w:ins w:id="0" w:author="严鹏" w:date="2026-04-06T15:22:32Z">
        <w:r>
          <w:rPr>
            <w:rFonts w:hint="eastAsia" w:ascii="宋体" w:hAnsi="宋体" w:eastAsia="宋体" w:cs="Arial"/>
            <w:color w:val="333333"/>
            <w:kern w:val="0"/>
            <w:sz w:val="32"/>
            <w:szCs w:val="32"/>
            <w:u w:val="single"/>
            <w:lang w:val="en-US" w:eastAsia="zh-CN"/>
          </w:rPr>
          <w:t>古代</w:t>
        </w:r>
      </w:ins>
      <w:ins w:id="1" w:author="严鹏" w:date="2026-04-06T15:22:37Z">
        <w:r>
          <w:rPr>
            <w:rFonts w:hint="eastAsia" w:ascii="宋体" w:hAnsi="宋体" w:eastAsia="宋体" w:cs="Arial"/>
            <w:color w:val="333333"/>
            <w:kern w:val="0"/>
            <w:sz w:val="32"/>
            <w:szCs w:val="32"/>
            <w:u w:val="single"/>
            <w:lang w:val="en-US" w:eastAsia="zh-CN"/>
          </w:rPr>
          <w:t>建筑</w:t>
        </w:r>
      </w:ins>
      <w:ins w:id="2" w:author="严鹏" w:date="2026-04-06T15:22:38Z">
        <w:r>
          <w:rPr>
            <w:rFonts w:hint="eastAsia" w:ascii="宋体" w:hAnsi="宋体" w:eastAsia="宋体" w:cs="Arial"/>
            <w:color w:val="333333"/>
            <w:kern w:val="0"/>
            <w:sz w:val="32"/>
            <w:szCs w:val="32"/>
            <w:u w:val="single"/>
            <w:lang w:val="en-US" w:eastAsia="zh-CN"/>
          </w:rPr>
          <w:t>科普</w:t>
        </w:r>
      </w:ins>
      <w:ins w:id="3" w:author="严鹏" w:date="2026-04-06T15:22:39Z">
        <w:r>
          <w:rPr>
            <w:rFonts w:hint="eastAsia" w:ascii="宋体" w:hAnsi="宋体" w:eastAsia="宋体" w:cs="Arial"/>
            <w:color w:val="333333"/>
            <w:kern w:val="0"/>
            <w:sz w:val="32"/>
            <w:szCs w:val="32"/>
            <w:u w:val="single"/>
            <w:lang w:val="en-US" w:eastAsia="zh-CN"/>
          </w:rPr>
          <w:t>学习</w:t>
        </w:r>
      </w:ins>
      <w:ins w:id="4" w:author="严鹏" w:date="2026-04-06T15:22:42Z">
        <w:r>
          <w:rPr>
            <w:rFonts w:hint="eastAsia" w:ascii="宋体" w:hAnsi="宋体" w:eastAsia="宋体" w:cs="Arial"/>
            <w:color w:val="333333"/>
            <w:kern w:val="0"/>
            <w:sz w:val="32"/>
            <w:szCs w:val="32"/>
            <w:u w:val="single"/>
            <w:lang w:val="en-US" w:eastAsia="zh-CN"/>
          </w:rPr>
          <w:t>平台</w:t>
        </w:r>
      </w:ins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</w:t>
      </w:r>
    </w:p>
    <w:p w14:paraId="50225DC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335B213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4B3909DB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bookmarkStart w:id="7" w:name="_GoBack"/>
      <w:bookmarkEnd w:id="7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27305</wp:posOffset>
                </wp:positionH>
                <wp:positionV relativeFrom="paragraph">
                  <wp:posOffset>835025</wp:posOffset>
                </wp:positionV>
                <wp:extent cx="5200650" cy="2604770"/>
                <wp:effectExtent l="4445" t="4445" r="5080" b="1016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604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6F8C9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2FA5F566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作品，包括：（1）Web应用与开发（2）管理信息系统（3）移动应用开发（非游戏类）（4）算法设计与应用（5）企业赛项；</w:t>
                            </w:r>
                          </w:p>
                          <w:p w14:paraId="6ABED443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4A7B016C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6C26DFB4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2F80A276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090435B9"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项目中涉及应用人工智能大模型的内容，务必在各个部分说明清楚。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5pt;margin-top:65.75pt;height:205.1pt;width:409.5pt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qranXWAAAA&#10;CQEAAA8AAAAAAAAAAQAgAAAAIgAAAGRycy9kb3ducmV2LnhtbFBLAQIUABQAAAAIAIdO4kBSmpIe&#10;WAIAALgEAAAOAAAAAAAAAAEAIAAAACU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FC6F8C9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2FA5F566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作品，包括：（1）Web应用与开发（2）管理信息系统（3）移动应用开发（非游戏类）（4）算法设计与应用（5）企业赛项；</w:t>
                      </w:r>
                    </w:p>
                    <w:p w14:paraId="6ABED443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4A7B016C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6C26DFB4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2F80A276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090435B9"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项目中涉及应用人工智能大模型的内容，务必在各个部分说明清楚。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3EC24B1A">
      <w:pPr>
        <w:widowControl/>
        <w:ind w:firstLine="420"/>
        <w:jc w:val="left"/>
      </w:pPr>
    </w:p>
    <w:p w14:paraId="47838320">
      <w:pPr>
        <w:widowControl/>
        <w:ind w:firstLine="420"/>
        <w:jc w:val="left"/>
      </w:pPr>
    </w:p>
    <w:p w14:paraId="1BC42912">
      <w:pPr>
        <w:widowControl/>
        <w:ind w:firstLine="420"/>
        <w:jc w:val="left"/>
      </w:pPr>
    </w:p>
    <w:p w14:paraId="2FC2C6BA">
      <w:pPr>
        <w:widowControl/>
        <w:ind w:firstLine="420"/>
        <w:jc w:val="left"/>
      </w:pPr>
    </w:p>
    <w:sdt>
      <w:sdtPr>
        <w:rPr>
          <w:b/>
          <w:sz w:val="28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b/>
          <w:sz w:val="28"/>
          <w:szCs w:val="28"/>
          <w:lang w:val="zh-CN"/>
        </w:rPr>
      </w:sdtEndPr>
      <w:sdtContent>
        <w:p w14:paraId="3121D2B3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 w14:paraId="37E7F65E">
          <w:pPr>
            <w:pStyle w:val="8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"_Toc100040660" </w:instrText>
          </w:r>
          <w:r>
            <w:fldChar w:fldCharType="separate"/>
          </w:r>
          <w:r>
            <w:rPr>
              <w:rStyle w:val="13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A3D56F7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"_Toc100040661" </w:instrText>
          </w:r>
          <w:r>
            <w:fldChar w:fldCharType="separate"/>
          </w:r>
          <w:r>
            <w:rPr>
              <w:rStyle w:val="13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48268F8F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"_Toc100040662" </w:instrText>
          </w:r>
          <w:r>
            <w:fldChar w:fldCharType="separate"/>
          </w:r>
          <w:r>
            <w:rPr>
              <w:rStyle w:val="13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0DB09B02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"_Toc100040663" </w:instrText>
          </w:r>
          <w:r>
            <w:fldChar w:fldCharType="separate"/>
          </w:r>
          <w:r>
            <w:rPr>
              <w:rStyle w:val="13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C768ED0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"_Toc100040664" </w:instrText>
          </w:r>
          <w:r>
            <w:fldChar w:fldCharType="separate"/>
          </w:r>
          <w:r>
            <w:rPr>
              <w:rStyle w:val="13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5216F6C6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"_Toc100040665" </w:instrText>
          </w:r>
          <w:r>
            <w:fldChar w:fldCharType="separate"/>
          </w:r>
          <w:r>
            <w:rPr>
              <w:rStyle w:val="13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13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46F20BF6">
          <w:pPr>
            <w:pStyle w:val="8"/>
            <w:rPr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"_Toc100040666" </w:instrText>
          </w:r>
          <w:r>
            <w:fldChar w:fldCharType="separate"/>
          </w:r>
          <w:r>
            <w:rPr>
              <w:rStyle w:val="13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 w14:paraId="18C9AF36">
          <w:pPr>
            <w:pStyle w:val="8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 w14:paraId="7A142C7E">
      <w:pPr>
        <w:widowControl/>
        <w:ind w:firstLine="420"/>
        <w:jc w:val="left"/>
      </w:pPr>
      <w:r>
        <w:br w:type="page"/>
      </w:r>
    </w:p>
    <w:p w14:paraId="2CA90339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3636FE27">
      <w:r>
        <w:rPr>
          <w:rFonts w:hint="eastAsia"/>
        </w:rPr>
        <w:t>【填写说明：本部分内容建议不超过</w:t>
      </w:r>
      <w:r>
        <w:t>1000</w:t>
      </w:r>
      <w:r>
        <w:rPr>
          <w:rFonts w:hint="eastAsia"/>
        </w:rPr>
        <w:t>字，以</w:t>
      </w:r>
      <w:r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 w14:paraId="4E39DA4C">
      <w:pPr>
        <w:pStyle w:val="2"/>
      </w:pPr>
      <w:bookmarkStart w:id="1" w:name="_Toc100040661"/>
      <w:r>
        <w:rPr>
          <w:rFonts w:hint="eastAsia"/>
        </w:rPr>
        <w:t>概要设计</w:t>
      </w:r>
      <w:bookmarkEnd w:id="1"/>
    </w:p>
    <w:p w14:paraId="0D431C7E"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hint="eastAsia" w:ascii="Arial" w:hAnsi="Arial" w:cs="Arial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，建议用图体现内容，不宜全文字描述。建议图文总体不超过A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纸两页，以1页为宜。</w:t>
      </w:r>
      <w:r>
        <w:rPr>
          <w:rFonts w:hint="eastAsia"/>
        </w:rPr>
        <w:t>】</w:t>
      </w:r>
    </w:p>
    <w:p w14:paraId="221DE7CF">
      <w:pPr>
        <w:pStyle w:val="2"/>
      </w:pPr>
      <w:bookmarkStart w:id="2" w:name="_Toc100040662"/>
      <w:r>
        <w:rPr>
          <w:rFonts w:hint="eastAsia"/>
        </w:rPr>
        <w:t>详细设计</w:t>
      </w:r>
      <w:bookmarkEnd w:id="2"/>
    </w:p>
    <w:p w14:paraId="010F20D8">
      <w:r>
        <w:rPr>
          <w:rFonts w:hint="eastAsia"/>
        </w:rPr>
        <w:t>【填写说明：包括但不限于：界面设计、数据库设计(如果有</w:t>
      </w:r>
      <w:r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t>R</w:t>
      </w:r>
      <w:r>
        <w:rPr>
          <w:rFonts w:hint="eastAsia"/>
        </w:rPr>
        <w:t>图或U</w:t>
      </w:r>
      <w:r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 w14:paraId="59B91F2E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1D9ABCF1">
      <w:pPr>
        <w:rPr>
          <w:lang w:val="zh-CN"/>
        </w:rPr>
      </w:pPr>
      <w:r>
        <w:rPr>
          <w:rFonts w:hint="eastAsia"/>
        </w:rPr>
        <w:t>【填写说明：包括测试报告和技术指标。为了保证作品质量，建议多进行测试，并将测试用例、测试过程、测试结果、修正过程或结果形成文档，也可以将本标题修改为主要测试，撰写主要测试过程结果及其修正；根据测试结果，形成多维度技术指标，包括：运行速度、安全性、扩展性、部署方便性和可用性等。本部分简要说明即可，减少常识性内容。】</w:t>
      </w:r>
    </w:p>
    <w:p w14:paraId="60C660BE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5CB04878">
      <w:pPr>
        <w:rPr>
          <w:lang w:val="zh-CN"/>
        </w:rPr>
      </w:pPr>
      <w:r>
        <w:rPr>
          <w:rFonts w:hint="eastAsia"/>
        </w:rPr>
        <w:t>【填写说明：简要说明安装环境要求、安装过程、主要流程等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。建议包含默认安装和典型使用流程。</w:t>
      </w:r>
      <w:r>
        <w:rPr>
          <w:rFonts w:hint="eastAsia"/>
        </w:rPr>
        <w:t>】</w:t>
      </w:r>
    </w:p>
    <w:p w14:paraId="43C7AA70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22327433">
      <w:pPr>
        <w:rPr>
          <w:lang w:val="zh-CN"/>
        </w:rPr>
      </w:pPr>
      <w:r>
        <w:rPr>
          <w:rFonts w:hint="eastAsia"/>
        </w:rPr>
        <w:t>【填写说明：作品制作开发过程中的一些感悟和后续升级等，如：项目协调、任务分解、克服的困难、水平提升、升级演进、商业推广等诸方面。建议部分篇幅不超过A</w:t>
      </w:r>
      <w:r>
        <w:t>4</w:t>
      </w:r>
      <w:r>
        <w:rPr>
          <w:rFonts w:hint="eastAsia"/>
        </w:rPr>
        <w:t>纸1页。】</w:t>
      </w:r>
    </w:p>
    <w:p w14:paraId="66DA3636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060A3568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【请按照标准参考文件格式填写】</w:t>
      </w:r>
    </w:p>
    <w:p w14:paraId="56A60202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CB718">
    <w:pPr>
      <w:pStyle w:val="6"/>
      <w:jc w:val="right"/>
    </w:pPr>
  </w:p>
  <w:p w14:paraId="0018B5F0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严鹏">
    <w15:presenceInfo w15:providerId="WPS Office" w15:userId="99509862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E5D3AF3"/>
    <w:rsid w:val="1E266884"/>
    <w:rsid w:val="46CC0B94"/>
    <w:rsid w:val="4DE47767"/>
    <w:rsid w:val="6B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15"/>
    <w:unhideWhenUsed/>
    <w:qFormat/>
    <w:uiPriority w:val="99"/>
    <w:pPr>
      <w:spacing w:after="120"/>
    </w:p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9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5">
    <w:name w:val="正文文本 字符"/>
    <w:basedOn w:val="12"/>
    <w:link w:val="4"/>
    <w:qFormat/>
    <w:uiPriority w:val="99"/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0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1">
    <w:name w:val="批注文字 字符"/>
    <w:basedOn w:val="12"/>
    <w:link w:val="3"/>
    <w:semiHidden/>
    <w:qFormat/>
    <w:uiPriority w:val="99"/>
  </w:style>
  <w:style w:type="character" w:customStyle="1" w:styleId="22">
    <w:name w:val="批注主题 字符"/>
    <w:basedOn w:val="21"/>
    <w:link w:val="9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769</Words>
  <Characters>779</Characters>
  <Lines>9</Lines>
  <Paragraphs>2</Paragraphs>
  <TotalTime>1</TotalTime>
  <ScaleCrop>false</ScaleCrop>
  <LinksUpToDate>false</LinksUpToDate>
  <CharactersWithSpaces>917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严鹏</cp:lastModifiedBy>
  <cp:lastPrinted>2020-04-27T09:16:00Z</cp:lastPrinted>
  <dcterms:modified xsi:type="dcterms:W3CDTF">2026-04-06T07:28:33Z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8746A812EBFD4CF38BDB4A23EF1BA0B3_13</vt:lpwstr>
  </property>
  <property fmtid="{D5CDD505-2E9C-101B-9397-08002B2CF9AE}" pid="4" name="KSOTemplateDocerSaveRecord">
    <vt:lpwstr>eyJoZGlkIjoiMzEwNTM5NzYwMDRjMzkwZTVkZjY2ODkwMGIxNGU0OTUiLCJ1c2VySWQiOiIxMzI3Mjg3OTc5In0=</vt:lpwstr>
  </property>
</Properties>
</file>